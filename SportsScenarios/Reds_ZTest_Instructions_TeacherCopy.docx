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D49B" w14:textId="77777777" w:rsidR="00DB0A07" w:rsidRDefault="00000000">
      <w:pPr>
        <w:spacing w:after="30"/>
      </w:pPr>
      <w:r>
        <w:rPr>
          <w:b/>
          <w:bCs/>
          <w:color w:val="111111"/>
          <w:sz w:val="40"/>
          <w:szCs w:val="40"/>
        </w:rPr>
        <w:t>CINCINNATI REDS Z-TEST LAB</w:t>
      </w:r>
    </w:p>
    <w:p w14:paraId="505A02CB" w14:textId="77777777" w:rsidR="00DB0A07" w:rsidRDefault="00000000">
      <w:pPr>
        <w:spacing w:after="30"/>
      </w:pPr>
      <w:r>
        <w:rPr>
          <w:b/>
          <w:bCs/>
          <w:color w:val="C6011F"/>
          <w:sz w:val="26"/>
          <w:szCs w:val="26"/>
        </w:rPr>
        <w:t>Student Instructions</w:t>
      </w:r>
    </w:p>
    <w:p w14:paraId="282A0056" w14:textId="77777777" w:rsidR="00DB0A07" w:rsidRDefault="00000000">
      <w:pPr>
        <w:spacing w:after="120"/>
      </w:pPr>
      <w:r>
        <w:rPr>
          <w:color w:val="5A5A5A"/>
          <w:sz w:val="18"/>
          <w:szCs w:val="18"/>
        </w:rPr>
        <w:t xml:space="preserve">Module 8 / Prep 8  ·  One-Sample Z-Test  ·  Companion to </w:t>
      </w:r>
      <w:r>
        <w:rPr>
          <w:i/>
          <w:iCs/>
          <w:color w:val="5A5A5A"/>
          <w:sz w:val="18"/>
          <w:szCs w:val="18"/>
        </w:rPr>
        <w:t>reds_ztest.xlsx</w:t>
      </w:r>
    </w:p>
    <w:p w14:paraId="6E5BADDE" w14:textId="77777777" w:rsidR="00DB0A07" w:rsidRDefault="00DB0A07">
      <w:pPr>
        <w:pBdr>
          <w:bottom w:val="single" w:sz="6" w:space="1" w:color="C6011F"/>
        </w:pBdr>
        <w:spacing w:after="60"/>
      </w:pPr>
    </w:p>
    <w:p w14:paraId="4E2A1A8E" w14:textId="77777777" w:rsidR="00DB0A07" w:rsidRDefault="00000000">
      <w:pPr>
        <w:pStyle w:val="Heading1"/>
      </w:pPr>
      <w:r>
        <w:t>The Setup</w:t>
      </w:r>
    </w:p>
    <w:p w14:paraId="40498BA2" w14:textId="77777777" w:rsidR="00DB0A07" w:rsidRDefault="00000000">
      <w:pPr>
        <w:spacing w:after="140"/>
      </w:pPr>
      <w:r>
        <w:t xml:space="preserve">You work in the front office of the Cincinnati Reds. League-wide (MLB) averages are public knowledge — those are your POPULATION figures. You’ve collected a SAMPLE of Reds data, and your job is to answer one question three times: is the Reds number </w:t>
      </w:r>
      <w:proofErr w:type="gramStart"/>
      <w:r>
        <w:t>REALLY different</w:t>
      </w:r>
      <w:proofErr w:type="gramEnd"/>
      <w:r>
        <w:t xml:space="preserve"> from the league, or is the gap just luck of the draw?</w:t>
      </w:r>
    </w:p>
    <w:p w14:paraId="607E9BB8" w14:textId="77777777" w:rsidR="00DB0A07" w:rsidRDefault="00DB0A07">
      <w:pPr>
        <w:spacing w:after="140"/>
      </w:pPr>
    </w:p>
    <w:p w14:paraId="7428C1D3" w14:textId="77777777" w:rsidR="00DB0A07" w:rsidRDefault="00000000">
      <w:pPr>
        <w:pStyle w:val="Heading1"/>
      </w:pPr>
      <w:r>
        <w:t>Before You Begin</w:t>
      </w:r>
    </w:p>
    <w:p w14:paraId="5AA0AFA4" w14:textId="249CF2A3" w:rsidR="00DB0A07" w:rsidRDefault="00000000">
      <w:pPr>
        <w:pStyle w:val="ListParagraph"/>
        <w:numPr>
          <w:ilvl w:val="0"/>
          <w:numId w:val="2"/>
        </w:numPr>
        <w:spacing w:after="70"/>
      </w:pPr>
      <w:r>
        <w:t xml:space="preserve">Open </w:t>
      </w:r>
      <w:r>
        <w:rPr>
          <w:i/>
          <w:iCs/>
        </w:rPr>
        <w:t>reds_ztest.xlsx</w:t>
      </w:r>
      <w:r>
        <w:t xml:space="preserve">. You’ll see </w:t>
      </w:r>
      <w:del w:id="0" w:author="Penwell, Tasha" w:date="2026-06-08T12:27:00Z" w16du:dateUtc="2026-06-08T17:27:00Z">
        <w:r w:rsidDel="00A81BD9">
          <w:delText xml:space="preserve">six </w:delText>
        </w:r>
      </w:del>
      <w:ins w:id="1" w:author="Penwell, Tasha" w:date="2026-06-08T12:27:00Z" w16du:dateUtc="2026-06-08T17:27:00Z">
        <w:r w:rsidR="00A81BD9">
          <w:t>five</w:t>
        </w:r>
        <w:r w:rsidR="00A81BD9">
          <w:t xml:space="preserve"> </w:t>
        </w:r>
      </w:ins>
      <w:r>
        <w:t>tabs along the bottom. Begin on “Start Here,” then work the tabs left to right.</w:t>
      </w:r>
    </w:p>
    <w:p w14:paraId="617F074F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Keep your Module 8 notes open beside you — the workbook follows them exactly (same four blocks, same formulas, same logic).</w:t>
      </w:r>
    </w:p>
    <w:p w14:paraId="61484EA5" w14:textId="5A60FEEF" w:rsidR="00DB0A07" w:rsidRDefault="00000000">
      <w:pPr>
        <w:pStyle w:val="ListParagraph"/>
        <w:numPr>
          <w:ilvl w:val="0"/>
          <w:numId w:val="2"/>
        </w:numPr>
        <w:spacing w:after="70"/>
      </w:pPr>
      <w:r>
        <w:t xml:space="preserve">Save your file often. Type Excel formulas </w:t>
      </w:r>
      <w:del w:id="2" w:author="Penwell, Tasha" w:date="2026-06-08T12:28:00Z" w16du:dateUtc="2026-06-08T17:28:00Z">
        <w:r w:rsidDel="00A81BD9">
          <w:delText>(don’t paste numbers); the lab is checking that you can build the test, not just report an answer.</w:delText>
        </w:r>
      </w:del>
      <w:ins w:id="3" w:author="Penwell, Tasha" w:date="2026-06-08T12:28:00Z" w16du:dateUtc="2026-06-08T17:28:00Z">
        <w:r w:rsidR="00A81BD9">
          <w:t>or use cell references</w:t>
        </w:r>
      </w:ins>
    </w:p>
    <w:p w14:paraId="2DFDEDD4" w14:textId="77777777" w:rsidR="00DB0A07" w:rsidRDefault="00DB0A07">
      <w:pPr>
        <w:spacing w:after="40"/>
      </w:pPr>
    </w:p>
    <w:p w14:paraId="0199A859" w14:textId="77777777" w:rsidR="00DB0A07" w:rsidRDefault="00DB0A0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B0A07" w14:paraId="189D1C72" w14:textId="77777777">
        <w:trPr>
          <w:tblHeader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8A001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C18FF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This cell looks like…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8A001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7F775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…which means</w:t>
            </w:r>
          </w:p>
        </w:tc>
      </w:tr>
      <w:tr w:rsidR="00DB0A07" w14:paraId="381FCBE3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90C31" w14:textId="77777777" w:rsidR="00DB0A07" w:rsidRDefault="00000000">
            <w:r>
              <w:rPr>
                <w:b/>
                <w:bCs/>
              </w:rPr>
              <w:t>Yellow fill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59848" w14:textId="77777777" w:rsidR="00DB0A07" w:rsidRDefault="00000000">
            <w:r>
              <w:rPr>
                <w:sz w:val="19"/>
                <w:szCs w:val="19"/>
              </w:rPr>
              <w:t>You fill it in. Type the formula or your answer here.</w:t>
            </w:r>
          </w:p>
        </w:tc>
      </w:tr>
      <w:tr w:rsidR="00DB0A07" w14:paraId="54C163FC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D931D" w14:textId="77777777" w:rsidR="00DB0A07" w:rsidRDefault="00000000">
            <w:r>
              <w:rPr>
                <w:b/>
                <w:bCs/>
                <w:color w:val="0033CC"/>
              </w:rPr>
              <w:t>Blue text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19C98" w14:textId="77777777" w:rsidR="00DB0A07" w:rsidRDefault="00000000">
            <w:r>
              <w:rPr>
                <w:sz w:val="19"/>
                <w:szCs w:val="19"/>
              </w:rPr>
              <w:t>A given input (μ₀, σ, α). You may change it to explore, but undo afterward.</w:t>
            </w:r>
          </w:p>
        </w:tc>
      </w:tr>
      <w:tr w:rsidR="00DB0A07" w14:paraId="1902BCD5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5A2A0" w14:textId="77777777" w:rsidR="00DB0A07" w:rsidRDefault="00000000">
            <w:r>
              <w:rPr>
                <w:b/>
                <w:bCs/>
              </w:rPr>
              <w:t>Black text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C9311" w14:textId="77777777" w:rsidR="00DB0A07" w:rsidRDefault="00000000">
            <w:r>
              <w:rPr>
                <w:sz w:val="19"/>
                <w:szCs w:val="19"/>
              </w:rPr>
              <w:t>A formula that calculates automatically. Click it to see how it works.</w:t>
            </w:r>
          </w:p>
        </w:tc>
      </w:tr>
      <w:tr w:rsidR="00DB0A07" w14:paraId="654EB0E1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30010" w14:textId="77777777" w:rsidR="00DB0A07" w:rsidRDefault="00000000">
            <w:r>
              <w:rPr>
                <w:b/>
                <w:bCs/>
                <w:color w:val="1F7A3D"/>
              </w:rPr>
              <w:t>Green italics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20A3" w14:textId="77777777" w:rsidR="00DB0A07" w:rsidRDefault="00000000">
            <w:r>
              <w:rPr>
                <w:sz w:val="19"/>
                <w:szCs w:val="19"/>
              </w:rPr>
              <w:t>A hint showing the Excel formula you need for the cell beside it.</w:t>
            </w:r>
          </w:p>
        </w:tc>
      </w:tr>
    </w:tbl>
    <w:p w14:paraId="16E49343" w14:textId="77777777" w:rsidR="00DB0A07" w:rsidRDefault="00000000">
      <w:pPr>
        <w:pStyle w:val="Heading1"/>
      </w:pPr>
      <w:r>
        <w:t xml:space="preserve">How You’ll Learn </w:t>
      </w:r>
      <w:proofErr w:type="gramStart"/>
      <w:r>
        <w:t>It</w:t>
      </w:r>
      <w:proofErr w:type="gramEnd"/>
      <w:r>
        <w:t xml:space="preserve"> — Four Stages</w:t>
      </w:r>
    </w:p>
    <w:p w14:paraId="59F23DEA" w14:textId="77777777" w:rsidR="00DB0A07" w:rsidRDefault="00000000">
      <w:pPr>
        <w:spacing w:after="140"/>
      </w:pPr>
      <w:r>
        <w:t>The tabs are sequenced so you experience a z-test before you formalize it, then build one on your own. Work them in this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DB0A07" w14:paraId="39CB2F9C" w14:textId="77777777">
        <w:trPr>
          <w:tblHeader/>
        </w:trPr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E2C46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55359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do</w:t>
            </w:r>
          </w:p>
        </w:tc>
      </w:tr>
      <w:tr w:rsidR="00DB0A07" w14:paraId="6F1EE465" w14:textId="77777777"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E48F1" w14:textId="77777777" w:rsidR="00DB0A07" w:rsidRDefault="00000000">
            <w:r>
              <w:rPr>
                <w:b/>
                <w:bCs/>
                <w:sz w:val="19"/>
                <w:szCs w:val="19"/>
              </w:rPr>
              <w:t>① Experience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11426" w14:textId="77777777" w:rsidR="00DB0A07" w:rsidRDefault="00000000">
            <w:r>
              <w:rPr>
                <w:sz w:val="19"/>
                <w:szCs w:val="19"/>
              </w:rPr>
              <w:t>Tab “1. Attendance” is fully built and live. Run it and poke at it to get a feel for a complete z-test.</w:t>
            </w:r>
          </w:p>
        </w:tc>
      </w:tr>
      <w:tr w:rsidR="00DB0A07" w14:paraId="0694D9DD" w14:textId="77777777"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CFACB" w14:textId="77777777" w:rsidR="00DB0A07" w:rsidRDefault="00000000">
            <w:r>
              <w:rPr>
                <w:b/>
                <w:bCs/>
                <w:sz w:val="19"/>
                <w:szCs w:val="19"/>
              </w:rPr>
              <w:t>② Reflect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DFA36" w14:textId="77777777" w:rsidR="00DB0A07" w:rsidRDefault="00000000">
            <w:r>
              <w:rPr>
                <w:sz w:val="19"/>
                <w:szCs w:val="19"/>
              </w:rPr>
              <w:t>Tab “2. Game Time” is half-built. You finish it, then notice why it lands on a different decision than Tab 1.</w:t>
            </w:r>
          </w:p>
        </w:tc>
      </w:tr>
      <w:tr w:rsidR="00DB0A07" w14:paraId="1F592184" w14:textId="77777777"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6AA83" w14:textId="77777777" w:rsidR="00DB0A07" w:rsidRDefault="00000000">
            <w:r>
              <w:rPr>
                <w:b/>
                <w:bCs/>
                <w:sz w:val="19"/>
                <w:szCs w:val="19"/>
              </w:rPr>
              <w:t>③ Conceptualize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8120C" w14:textId="77777777" w:rsidR="00DB0A07" w:rsidRDefault="00000000">
            <w:r>
              <w:rPr>
                <w:sz w:val="19"/>
                <w:szCs w:val="19"/>
              </w:rPr>
              <w:t>On “Reflect &amp; Apply,” put the rules in your own words — the doing becomes principles.</w:t>
            </w:r>
          </w:p>
        </w:tc>
      </w:tr>
      <w:tr w:rsidR="00DB0A07" w14:paraId="382E9CDB" w14:textId="77777777"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77F8C" w14:textId="77777777" w:rsidR="00DB0A07" w:rsidRDefault="00000000">
            <w:r>
              <w:rPr>
                <w:b/>
                <w:bCs/>
                <w:sz w:val="19"/>
                <w:szCs w:val="19"/>
              </w:rPr>
              <w:t>④ Experiment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4F959" w14:textId="77777777" w:rsidR="00DB0A07" w:rsidRDefault="00000000">
            <w:r>
              <w:rPr>
                <w:sz w:val="19"/>
                <w:szCs w:val="19"/>
              </w:rPr>
              <w:t>Tab “3. Ticket Price” is an empty skeleton. Predict the result, then build the whole test yourself.</w:t>
            </w:r>
          </w:p>
        </w:tc>
      </w:tr>
    </w:tbl>
    <w:p w14:paraId="6F444902" w14:textId="77777777" w:rsidR="00DB0A07" w:rsidRDefault="00000000">
      <w:r>
        <w:br w:type="page"/>
      </w:r>
    </w:p>
    <w:p w14:paraId="29B1CE8F" w14:textId="77777777" w:rsidR="00DB0A07" w:rsidRDefault="00000000">
      <w:pPr>
        <w:pStyle w:val="Heading1"/>
      </w:pPr>
      <w:r>
        <w:lastRenderedPageBreak/>
        <w:t>Part 1 — Tab “1. Attendance”  (explore the built model)</w:t>
      </w:r>
    </w:p>
    <w:p w14:paraId="254E0EF4" w14:textId="77777777" w:rsidR="00DB0A07" w:rsidRDefault="00DB0A07">
      <w:pPr>
        <w:spacing w:after="140"/>
      </w:pPr>
    </w:p>
    <w:p w14:paraId="3EA079A9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>Read the scenario like a detective. Find and mark the five facts: the population mean μ₀, the population standard deviation σ, the sample size n, the significance level α, and the claim word.</w:t>
      </w:r>
    </w:p>
    <w:p w14:paraId="2D682C20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>This tab is already built. Click through Blocks 1–4 and read the green hints — see how each cell is calculated.</w:t>
      </w:r>
    </w:p>
    <w:p w14:paraId="10719867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 xml:space="preserve">Experiment: change a blue input (try lowering </w:t>
      </w:r>
      <w:proofErr w:type="gramStart"/>
      <w:r>
        <w:t>σ, or</w:t>
      </w:r>
      <w:proofErr w:type="gramEnd"/>
      <w:r>
        <w:t xml:space="preserve"> raising μ₀) and watch the test statistic, p-value, and decision update. Then press </w:t>
      </w:r>
      <w:proofErr w:type="spellStart"/>
      <w:r>
        <w:rPr>
          <w:b/>
          <w:bCs/>
        </w:rPr>
        <w:t>Ctrl+Z</w:t>
      </w:r>
      <w:proofErr w:type="spellEnd"/>
      <w:r>
        <w:t xml:space="preserve"> to restore it.</w:t>
      </w:r>
    </w:p>
    <w:p w14:paraId="70F0538C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>Make sure you can say out loud WHY this test rejects the null. Then move on.</w:t>
      </w:r>
    </w:p>
    <w:p w14:paraId="4EC22189" w14:textId="77777777" w:rsidR="00DB0A07" w:rsidRDefault="00DB0A07">
      <w:pPr>
        <w:spacing w:after="140"/>
      </w:pPr>
    </w:p>
    <w:p w14:paraId="088D7265" w14:textId="77777777" w:rsidR="00DB0A07" w:rsidRDefault="00000000">
      <w:pPr>
        <w:pStyle w:val="Heading1"/>
      </w:pPr>
      <w:r>
        <w:t>Part 2 — Tab “2. Game Time”  (complete the test)</w:t>
      </w:r>
    </w:p>
    <w:p w14:paraId="356A3634" w14:textId="77777777" w:rsidR="00DB0A07" w:rsidRDefault="00DB0A07">
      <w:pPr>
        <w:spacing w:after="140"/>
      </w:pPr>
    </w:p>
    <w:p w14:paraId="46AE347E" w14:textId="77777777" w:rsidR="00DB0A07" w:rsidRDefault="00000000">
      <w:pPr>
        <w:spacing w:after="140"/>
      </w:pPr>
      <w:r>
        <w:t>Block 1 is done for you. You fill the yellow cells in Blocks 2–4 and the decision, using the green hints and your notes.</w:t>
      </w:r>
    </w:p>
    <w:p w14:paraId="2420AA2E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>Confirm the hypotheses and the tail at the top (the claim word “less / shorter” makes it left-tailed).</w:t>
      </w:r>
    </w:p>
    <w:p w14:paraId="142D697A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 xml:space="preserve">Block 2 – cutoffs. For a left tail, the probability cell is α, the critical z is </w:t>
      </w:r>
      <w:r>
        <w:rPr>
          <w:rFonts w:ascii="Consolas" w:eastAsia="Consolas" w:hAnsi="Consolas" w:cs="Consolas"/>
          <w:sz w:val="19"/>
          <w:szCs w:val="19"/>
        </w:rPr>
        <w:t>=NORM.S.INV(prob)</w:t>
      </w:r>
      <w:r>
        <w:t xml:space="preserve"> — </w:t>
      </w:r>
      <w:r>
        <w:rPr>
          <w:b/>
          <w:bCs/>
        </w:rPr>
        <w:t>no “1−” on the left.</w:t>
      </w:r>
    </w:p>
    <w:p w14:paraId="2D341ABA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 xml:space="preserve">Block 3 – test statistic. Compute z, then the left-tail p-value with </w:t>
      </w:r>
      <w:r>
        <w:rPr>
          <w:rFonts w:ascii="Consolas" w:eastAsia="Consolas" w:hAnsi="Consolas" w:cs="Consolas"/>
          <w:sz w:val="19"/>
          <w:szCs w:val="19"/>
        </w:rPr>
        <w:t>=NORM.S.DIST(</w:t>
      </w:r>
      <w:proofErr w:type="spellStart"/>
      <w:r>
        <w:rPr>
          <w:rFonts w:ascii="Consolas" w:eastAsia="Consolas" w:hAnsi="Consolas" w:cs="Consolas"/>
          <w:sz w:val="19"/>
          <w:szCs w:val="19"/>
        </w:rPr>
        <w:t>z,TRUE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>.</w:t>
      </w:r>
    </w:p>
    <w:p w14:paraId="42F22E42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>Block 4 – the 95% confidence interval (margin of error, then lower and upper bounds).</w:t>
      </w:r>
    </w:p>
    <w:p w14:paraId="5FE567E6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>Decision and conclusion: compare p to α, then write the result in symbols and in plain English.</w:t>
      </w:r>
    </w:p>
    <w:p w14:paraId="7ECFDF28" w14:textId="77777777" w:rsidR="00DB0A07" w:rsidRDefault="00DB0A07">
      <w:pPr>
        <w:spacing w:after="140"/>
      </w:pPr>
    </w:p>
    <w:p w14:paraId="07B1045C" w14:textId="77777777" w:rsidR="00DB0A07" w:rsidRDefault="00000000">
      <w:pPr>
        <w:pStyle w:val="Heading1"/>
      </w:pPr>
      <w:r>
        <w:t>Part 3 — Tab “Reflect &amp; Apply”  (put it into words)</w:t>
      </w:r>
    </w:p>
    <w:p w14:paraId="2D00F672" w14:textId="77777777" w:rsidR="00DB0A07" w:rsidRDefault="00000000">
      <w:pPr>
        <w:spacing w:after="140"/>
      </w:pPr>
      <w:r>
        <w:t xml:space="preserve">Answer the prompts in the yellow cells. They move from what you noticed (Reflect), to the rules behind it (Conceptualize), to pushing the ideas further (Experiment). Full sentences — this is where the statistics </w:t>
      </w:r>
      <w:proofErr w:type="gramStart"/>
      <w:r>
        <w:t>actually stick</w:t>
      </w:r>
      <w:proofErr w:type="gramEnd"/>
      <w:r>
        <w:t>.</w:t>
      </w:r>
    </w:p>
    <w:p w14:paraId="18FB2FA9" w14:textId="77777777" w:rsidR="00DB0A07" w:rsidRDefault="00000000">
      <w:pPr>
        <w:pStyle w:val="Heading1"/>
      </w:pPr>
      <w:r>
        <w:t>Part 4 — Tab “3. Ticket Price”  (build it yourself)</w:t>
      </w:r>
    </w:p>
    <w:p w14:paraId="77601B5E" w14:textId="77777777" w:rsidR="00DB0A07" w:rsidRDefault="00DB0A07">
      <w:pPr>
        <w:spacing w:after="140"/>
      </w:pPr>
    </w:p>
    <w:p w14:paraId="3D06CF19" w14:textId="77777777" w:rsidR="00DB0A07" w:rsidRDefault="00000000">
      <w:pPr>
        <w:spacing w:after="140"/>
      </w:pPr>
      <w:r>
        <w:t>This tab is an empty skeleton — just labels and the data. Build the entire test from your notes and Tab 1 as your model.</w:t>
      </w:r>
    </w:p>
    <w:p w14:paraId="4943C5C7" w14:textId="1EBC0C54" w:rsidR="00DB0A07" w:rsidDel="00A81BD9" w:rsidRDefault="00000000">
      <w:pPr>
        <w:pStyle w:val="ListParagraph"/>
        <w:numPr>
          <w:ilvl w:val="0"/>
          <w:numId w:val="5"/>
        </w:numPr>
        <w:spacing w:after="80"/>
        <w:rPr>
          <w:del w:id="4" w:author="Penwell, Tasha" w:date="2026-06-08T12:28:00Z" w16du:dateUtc="2026-06-08T17:28:00Z"/>
        </w:rPr>
      </w:pPr>
      <w:del w:id="5" w:author="Penwell, Tasha" w:date="2026-06-08T12:28:00Z" w16du:dateUtc="2026-06-08T17:28:00Z">
        <w:r w:rsidDel="00A81BD9">
          <w:rPr>
            <w:b/>
            <w:bCs/>
          </w:rPr>
          <w:delText>Predict first.</w:delText>
        </w:r>
        <w:r w:rsidDel="00A81BD9">
          <w:delText xml:space="preserve"> Before any formulas, write your guess (reject or fail to reject?) in the “Predict First” box.</w:delText>
        </w:r>
      </w:del>
    </w:p>
    <w:p w14:paraId="48073903" w14:textId="77777777" w:rsidR="00DB0A07" w:rsidRDefault="00000000">
      <w:pPr>
        <w:pStyle w:val="ListParagraph"/>
        <w:numPr>
          <w:ilvl w:val="0"/>
          <w:numId w:val="5"/>
        </w:numPr>
        <w:spacing w:after="80"/>
      </w:pPr>
      <w:r>
        <w:t>Build Block 1 (use =AVERAGE and =COUNT on the data column), then Blocks 2–4.</w:t>
      </w:r>
    </w:p>
    <w:p w14:paraId="5822FA23" w14:textId="77777777" w:rsidR="00DB0A07" w:rsidRDefault="00000000">
      <w:pPr>
        <w:pStyle w:val="ListParagraph"/>
        <w:numPr>
          <w:ilvl w:val="0"/>
          <w:numId w:val="5"/>
        </w:numPr>
        <w:spacing w:after="80"/>
      </w:pPr>
      <w:r>
        <w:t xml:space="preserve">Mind the two-tailed differences: the probability cell is </w:t>
      </w:r>
      <w:r>
        <w:rPr>
          <w:b/>
          <w:bCs/>
        </w:rPr>
        <w:t>α/2</w:t>
      </w:r>
      <w:r>
        <w:t xml:space="preserve">, you need BOTH a left and a right critical z, the p-value depends on the sign of z, and you compare p to </w:t>
      </w:r>
      <w:r>
        <w:rPr>
          <w:b/>
          <w:bCs/>
        </w:rPr>
        <w:t>α/2</w:t>
      </w:r>
      <w:r>
        <w:t>.</w:t>
      </w:r>
    </w:p>
    <w:p w14:paraId="50E2E695" w14:textId="77777777" w:rsidR="00DB0A07" w:rsidRDefault="00000000">
      <w:pPr>
        <w:pStyle w:val="ListParagraph"/>
        <w:numPr>
          <w:ilvl w:val="0"/>
          <w:numId w:val="5"/>
        </w:numPr>
        <w:spacing w:after="80"/>
      </w:pPr>
      <w:r>
        <w:t>Write the decision, the conclusion (state the direction — higher or lower), and the confidence-interval sentence.</w:t>
      </w:r>
    </w:p>
    <w:p w14:paraId="2BB4C21D" w14:textId="0A31E029" w:rsidR="00DB0A07" w:rsidDel="00A81BD9" w:rsidRDefault="00000000">
      <w:pPr>
        <w:pStyle w:val="ListParagraph"/>
        <w:numPr>
          <w:ilvl w:val="0"/>
          <w:numId w:val="5"/>
        </w:numPr>
        <w:spacing w:after="80"/>
        <w:rPr>
          <w:del w:id="6" w:author="Penwell, Tasha" w:date="2026-06-08T12:28:00Z" w16du:dateUtc="2026-06-08T17:28:00Z"/>
        </w:rPr>
      </w:pPr>
      <w:del w:id="7" w:author="Penwell, Tasha" w:date="2026-06-08T12:28:00Z" w16du:dateUtc="2026-06-08T17:28:00Z">
        <w:r w:rsidDel="00A81BD9">
          <w:delText>Check your prediction against the result. Were you right? Why or why not?</w:delText>
        </w:r>
      </w:del>
    </w:p>
    <w:p w14:paraId="5087A029" w14:textId="77777777" w:rsidR="00DB0A07" w:rsidRDefault="00000000">
      <w:r>
        <w:br w:type="page"/>
      </w:r>
    </w:p>
    <w:p w14:paraId="7E1825A0" w14:textId="77777777" w:rsidR="00DB0A07" w:rsidRDefault="00000000">
      <w:pPr>
        <w:pStyle w:val="Heading1"/>
      </w:pPr>
      <w:r>
        <w:lastRenderedPageBreak/>
        <w:t>Quick Reference</w:t>
      </w:r>
    </w:p>
    <w:p w14:paraId="7F685811" w14:textId="77777777" w:rsidR="00DB0A07" w:rsidRDefault="00000000">
      <w:pPr>
        <w:pStyle w:val="Heading2"/>
      </w:pPr>
      <w:r>
        <w:t>The four blocks (every tab is the same)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DB0A07" w14:paraId="6310EE55" w14:textId="77777777">
        <w:trPr>
          <w:tblHeader/>
        </w:trPr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7886C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Block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98800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compute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34FFF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Excel</w:t>
            </w:r>
          </w:p>
        </w:tc>
      </w:tr>
      <w:tr w:rsidR="00DB0A07" w14:paraId="2E978292" w14:textId="77777777"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42718" w14:textId="77777777" w:rsidR="00DB0A07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C92FF" w14:textId="77777777" w:rsidR="00DB0A07" w:rsidRDefault="00000000">
            <w:r>
              <w:rPr>
                <w:sz w:val="19"/>
                <w:szCs w:val="19"/>
              </w:rPr>
              <w:t>Comparison data: μ₀, x̄, n, σ, SE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FFADC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=AVERAGE(…)  =COUNT(…)  =σ/SQRT(n)</w:t>
            </w:r>
          </w:p>
        </w:tc>
      </w:tr>
      <w:tr w:rsidR="00DB0A07" w14:paraId="75C843A5" w14:textId="77777777"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8DACF" w14:textId="77777777" w:rsidR="00DB0A07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EE5EC" w14:textId="77777777" w:rsidR="00DB0A07" w:rsidRDefault="00000000">
            <w:r>
              <w:rPr>
                <w:sz w:val="19"/>
                <w:szCs w:val="19"/>
              </w:rPr>
              <w:t>Critical cutoffs: prob, critical z, critical x̄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738BC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=NORM.S.INV(…)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x̄crit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z×SE+μ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₀</w:t>
            </w:r>
          </w:p>
        </w:tc>
      </w:tr>
      <w:tr w:rsidR="00DB0A07" w14:paraId="266CA463" w14:textId="77777777"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8141B" w14:textId="77777777" w:rsidR="00DB0A07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814F7" w14:textId="77777777" w:rsidR="00DB0A07" w:rsidRDefault="00000000">
            <w:r>
              <w:rPr>
                <w:sz w:val="19"/>
                <w:szCs w:val="19"/>
              </w:rPr>
              <w:t>Test statistic: z and its p-value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93AAC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z=(x̄−μ₀)/SE   =NORM.S.DIST(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z,TRUE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DB0A07" w14:paraId="25D4CED4" w14:textId="77777777"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B43E1" w14:textId="77777777" w:rsidR="00DB0A07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7E761" w14:textId="77777777" w:rsidR="00DB0A07" w:rsidRDefault="00000000">
            <w:r>
              <w:rPr>
                <w:sz w:val="19"/>
                <w:szCs w:val="19"/>
              </w:rPr>
              <w:t>95% confidence interval: MOE, bounds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44981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MOE=NORM.S.INV(1−α/2)×SE; x̄±MOE</w:t>
            </w:r>
          </w:p>
        </w:tc>
      </w:tr>
    </w:tbl>
    <w:p w14:paraId="700F6352" w14:textId="77777777" w:rsidR="00DB0A07" w:rsidRDefault="00DB0A07">
      <w:pPr>
        <w:spacing w:after="40"/>
      </w:pPr>
    </w:p>
    <w:p w14:paraId="1962257F" w14:textId="77777777" w:rsidR="00DB0A07" w:rsidRDefault="00000000">
      <w:pPr>
        <w:pStyle w:val="Heading2"/>
      </w:pPr>
      <w:r>
        <w:t>What changes with each 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200"/>
        <w:gridCol w:w="2200"/>
        <w:gridCol w:w="2200"/>
      </w:tblGrid>
      <w:tr w:rsidR="00DB0A07" w14:paraId="6516BD7D" w14:textId="77777777">
        <w:trPr>
          <w:tblHeader/>
        </w:trPr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53168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Step / cell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54C6F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Right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1F625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Left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CCFA5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Two-tailed</w:t>
            </w:r>
          </w:p>
        </w:tc>
      </w:tr>
      <w:tr w:rsidR="00DB0A07" w14:paraId="7FD473C2" w14:textId="77777777"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0485E" w14:textId="77777777" w:rsidR="00DB0A07" w:rsidRDefault="00000000">
            <w:r>
              <w:rPr>
                <w:b/>
                <w:bCs/>
                <w:sz w:val="19"/>
                <w:szCs w:val="19"/>
              </w:rPr>
              <w:t>Probability cell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4FD76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C845D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EBE3A" w14:textId="77777777" w:rsidR="00DB0A07" w:rsidRDefault="00000000">
            <w:r>
              <w:rPr>
                <w:sz w:val="19"/>
                <w:szCs w:val="19"/>
              </w:rPr>
              <w:t>α / 2</w:t>
            </w:r>
          </w:p>
        </w:tc>
      </w:tr>
      <w:tr w:rsidR="00DB0A07" w14:paraId="76D7DE4E" w14:textId="77777777"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9DEA1" w14:textId="77777777" w:rsidR="00DB0A07" w:rsidRDefault="00000000">
            <w:r>
              <w:rPr>
                <w:b/>
                <w:bCs/>
                <w:sz w:val="19"/>
                <w:szCs w:val="19"/>
              </w:rPr>
              <w:t>Left critical z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E716C" w14:textId="77777777" w:rsidR="00DB0A07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21925" w14:textId="77777777" w:rsidR="00DB0A07" w:rsidRDefault="00000000">
            <w:r>
              <w:rPr>
                <w:sz w:val="19"/>
                <w:szCs w:val="19"/>
              </w:rPr>
              <w:t>NORM.S.INV(prob)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B8346" w14:textId="77777777" w:rsidR="00DB0A07" w:rsidRDefault="00000000">
            <w:r>
              <w:rPr>
                <w:sz w:val="19"/>
                <w:szCs w:val="19"/>
              </w:rPr>
              <w:t>NORM.S.INV(prob)</w:t>
            </w:r>
          </w:p>
        </w:tc>
      </w:tr>
      <w:tr w:rsidR="00DB0A07" w14:paraId="345ADC04" w14:textId="77777777"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85A49" w14:textId="77777777" w:rsidR="00DB0A07" w:rsidRDefault="00000000">
            <w:r>
              <w:rPr>
                <w:b/>
                <w:bCs/>
                <w:sz w:val="19"/>
                <w:szCs w:val="19"/>
              </w:rPr>
              <w:t>Right critical z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C7769" w14:textId="77777777" w:rsidR="00DB0A07" w:rsidRDefault="00000000">
            <w:r>
              <w:rPr>
                <w:sz w:val="19"/>
                <w:szCs w:val="19"/>
              </w:rPr>
              <w:t>NORM.S.INV(1−prob)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DEFA1" w14:textId="77777777" w:rsidR="00DB0A07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ED053" w14:textId="77777777" w:rsidR="00DB0A07" w:rsidRDefault="00000000">
            <w:r>
              <w:rPr>
                <w:sz w:val="19"/>
                <w:szCs w:val="19"/>
              </w:rPr>
              <w:t>NORM.S.INV(1−prob)</w:t>
            </w:r>
          </w:p>
        </w:tc>
      </w:tr>
      <w:tr w:rsidR="00DB0A07" w14:paraId="58FB5BA0" w14:textId="77777777"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75375" w14:textId="77777777" w:rsidR="00DB0A07" w:rsidRDefault="00000000">
            <w:r>
              <w:rPr>
                <w:b/>
                <w:bCs/>
                <w:sz w:val="19"/>
                <w:szCs w:val="19"/>
              </w:rPr>
              <w:t>p-value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9665A" w14:textId="77777777" w:rsidR="00DB0A07" w:rsidRDefault="00000000">
            <w:r>
              <w:rPr>
                <w:sz w:val="19"/>
                <w:szCs w:val="19"/>
              </w:rPr>
              <w:t>1−NORM.S.DIST(z)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86309" w14:textId="77777777" w:rsidR="00DB0A07" w:rsidRDefault="00000000">
            <w:r>
              <w:rPr>
                <w:sz w:val="19"/>
                <w:szCs w:val="19"/>
              </w:rPr>
              <w:t>NORM.S.DIST(z)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C3008" w14:textId="77777777" w:rsidR="00DB0A07" w:rsidRDefault="00000000">
            <w:r>
              <w:rPr>
                <w:sz w:val="19"/>
                <w:szCs w:val="19"/>
              </w:rPr>
              <w:t>sign of z: + use right, − use left</w:t>
            </w:r>
          </w:p>
        </w:tc>
      </w:tr>
      <w:tr w:rsidR="00DB0A07" w14:paraId="360D312F" w14:textId="77777777"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6F639" w14:textId="77777777" w:rsidR="00DB0A07" w:rsidRDefault="00000000">
            <w:r>
              <w:rPr>
                <w:b/>
                <w:bCs/>
                <w:sz w:val="19"/>
                <w:szCs w:val="19"/>
              </w:rPr>
              <w:t>Compare p to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0AE2A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669B6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22689" w14:textId="77777777" w:rsidR="00DB0A07" w:rsidRDefault="00000000">
            <w:r>
              <w:rPr>
                <w:sz w:val="19"/>
                <w:szCs w:val="19"/>
              </w:rPr>
              <w:t>α / 2</w:t>
            </w:r>
          </w:p>
        </w:tc>
      </w:tr>
    </w:tbl>
    <w:p w14:paraId="3324A2A1" w14:textId="77777777" w:rsidR="00DB0A07" w:rsidRDefault="00DB0A07">
      <w:pPr>
        <w:spacing w:after="60"/>
      </w:pPr>
    </w:p>
    <w:p w14:paraId="1F7FCA10" w14:textId="77777777" w:rsidR="00DB0A07" w:rsidRDefault="00DB0A07">
      <w:pPr>
        <w:spacing w:after="140"/>
      </w:pPr>
    </w:p>
    <w:p w14:paraId="04779DE9" w14:textId="77777777" w:rsidR="00DB0A07" w:rsidRDefault="00DB0A07">
      <w:pPr>
        <w:spacing w:after="140"/>
      </w:pPr>
    </w:p>
    <w:p w14:paraId="7BF19BCE" w14:textId="77777777" w:rsidR="00DB0A07" w:rsidRDefault="00000000">
      <w:pPr>
        <w:pStyle w:val="Heading1"/>
      </w:pPr>
      <w:r>
        <w:t>What to Turn In</w:t>
      </w:r>
    </w:p>
    <w:p w14:paraId="7EF31575" w14:textId="21E78265" w:rsidR="00DB0A07" w:rsidRDefault="00000000" w:rsidP="00A81BD9">
      <w:pPr>
        <w:pStyle w:val="ListParagraph"/>
        <w:numPr>
          <w:ilvl w:val="0"/>
          <w:numId w:val="2"/>
        </w:numPr>
        <w:spacing w:after="70"/>
      </w:pPr>
      <w:r>
        <w:t xml:space="preserve">The saved workbook with </w:t>
      </w:r>
      <w:r w:rsidR="00A81BD9">
        <w:br/>
        <w:t xml:space="preserve">   1. </w:t>
      </w:r>
      <w:r>
        <w:t xml:space="preserve">Tab 2 (Game Time) </w:t>
      </w:r>
      <w:r w:rsidR="00A81BD9">
        <w:br/>
        <w:t xml:space="preserve">   2. </w:t>
      </w:r>
      <w:r>
        <w:t xml:space="preserve">Tab 3 (Ticket Price) completed </w:t>
      </w:r>
      <w:r w:rsidR="00A81BD9">
        <w:br/>
        <w:t xml:space="preserve">   3. Tab </w:t>
      </w:r>
      <w:r>
        <w:t>“Reflect &amp; Apply” answered</w:t>
      </w:r>
    </w:p>
    <w:p w14:paraId="4E8B31CC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Your one-sentence takeaway from all three tests (the last Reflect prompt).</w:t>
      </w:r>
    </w:p>
    <w:p w14:paraId="4D024888" w14:textId="77777777" w:rsidR="00DB0A07" w:rsidRDefault="00DB0A07">
      <w:pPr>
        <w:spacing w:after="140"/>
      </w:pPr>
    </w:p>
    <w:p w14:paraId="6BA5790C" w14:textId="77777777" w:rsidR="00DB0A07" w:rsidRDefault="00000000">
      <w:r>
        <w:br w:type="page"/>
      </w:r>
    </w:p>
    <w:p w14:paraId="4621B3ED" w14:textId="77777777" w:rsidR="00DB0A07" w:rsidRDefault="00000000">
      <w:pPr>
        <w:pStyle w:val="Heading1"/>
      </w:pPr>
      <w:r>
        <w:lastRenderedPageBreak/>
        <w:t>Instructor Notes</w:t>
      </w:r>
    </w:p>
    <w:p w14:paraId="16005A99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Distribute reds_ztest.xlsx with these instructions. Delete the “Answer Key (Instructor)” tab before handing the file to students.</w:t>
      </w:r>
    </w:p>
    <w:p w14:paraId="26A06EB5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Tab 1 is fully live; Tab 2 has Block 1 pre-filled with the rest blank; Tab 3 is a blank skeleton. The built/answer cells auto-write decisions and conclusions in plain English, so they are self-checking.</w:t>
      </w:r>
    </w:p>
    <w:p w14:paraId="73C3E866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Expected outcomes: </w:t>
      </w:r>
      <w:r>
        <w:t>Tab 1 Attendance → reject (p ≈ 0.8%, higher). Tab 2 Game Time → fail to reject (p ≈ 30%) — note the sample mean is below the league yet not significantly so; that contrast is the teaching point. Tab 3 Ticket Price → reject (p ≈ 0.25%, different/lower).</w:t>
      </w:r>
    </w:p>
    <w:p w14:paraId="3DB7784E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Suggested time: 45–60 minutes; works well in pairs with the Reflect tab done individually.</w:t>
      </w:r>
    </w:p>
    <w:p w14:paraId="428F2DB7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The Answer Key tab’s formulas read each tab’s data column, so you can swap in different numbers (or current real MLB figures) and the key updates automatically.</w:t>
      </w:r>
    </w:p>
    <w:p w14:paraId="09D9961B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The MLB averages used (28,000 fans; 156-minute games; $38 tickets; the listed σ values) are illustrative for the exercise, not official league statistics — update them if you want the scenarios to be literally accurate.</w:t>
      </w:r>
    </w:p>
    <w:sectPr w:rsidR="00DB0A07">
      <w:footerReference w:type="default" r:id="rId7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071D" w14:textId="77777777" w:rsidR="00994B08" w:rsidRDefault="00994B08">
      <w:r>
        <w:separator/>
      </w:r>
    </w:p>
  </w:endnote>
  <w:endnote w:type="continuationSeparator" w:id="0">
    <w:p w14:paraId="6C995AF5" w14:textId="77777777" w:rsidR="00994B08" w:rsidRDefault="00994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1F9B" w14:textId="77777777" w:rsidR="00DB0A07" w:rsidRDefault="00000000">
    <w:pPr>
      <w:jc w:val="center"/>
    </w:pPr>
    <w:r>
      <w:rPr>
        <w:color w:val="5A5A5A"/>
        <w:sz w:val="16"/>
        <w:szCs w:val="16"/>
      </w:rPr>
      <w:t xml:space="preserve">Cincinnati Reds Z-Test Lab  ·  Student Instructions  ·  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357B3C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3ACB" w14:textId="77777777" w:rsidR="00994B08" w:rsidRDefault="00994B08">
      <w:r>
        <w:separator/>
      </w:r>
    </w:p>
  </w:footnote>
  <w:footnote w:type="continuationSeparator" w:id="0">
    <w:p w14:paraId="5649C811" w14:textId="77777777" w:rsidR="00994B08" w:rsidRDefault="00994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B44"/>
    <w:multiLevelType w:val="hybridMultilevel"/>
    <w:tmpl w:val="C14C3CAE"/>
    <w:lvl w:ilvl="0" w:tplc="2FAC2E70">
      <w:start w:val="1"/>
      <w:numFmt w:val="decimal"/>
      <w:lvlText w:val="%1."/>
      <w:lvlJc w:val="left"/>
      <w:pPr>
        <w:ind w:left="460" w:hanging="320"/>
      </w:pPr>
    </w:lvl>
    <w:lvl w:ilvl="1" w:tplc="F10C19AE">
      <w:numFmt w:val="decimal"/>
      <w:lvlText w:val=""/>
      <w:lvlJc w:val="left"/>
    </w:lvl>
    <w:lvl w:ilvl="2" w:tplc="AD12FDA6">
      <w:numFmt w:val="decimal"/>
      <w:lvlText w:val=""/>
      <w:lvlJc w:val="left"/>
    </w:lvl>
    <w:lvl w:ilvl="3" w:tplc="5F9E894A">
      <w:numFmt w:val="decimal"/>
      <w:lvlText w:val=""/>
      <w:lvlJc w:val="left"/>
    </w:lvl>
    <w:lvl w:ilvl="4" w:tplc="478C2636">
      <w:numFmt w:val="decimal"/>
      <w:lvlText w:val=""/>
      <w:lvlJc w:val="left"/>
    </w:lvl>
    <w:lvl w:ilvl="5" w:tplc="5DF61168">
      <w:numFmt w:val="decimal"/>
      <w:lvlText w:val=""/>
      <w:lvlJc w:val="left"/>
    </w:lvl>
    <w:lvl w:ilvl="6" w:tplc="FF38BA2E">
      <w:numFmt w:val="decimal"/>
      <w:lvlText w:val=""/>
      <w:lvlJc w:val="left"/>
    </w:lvl>
    <w:lvl w:ilvl="7" w:tplc="050284C2">
      <w:numFmt w:val="decimal"/>
      <w:lvlText w:val=""/>
      <w:lvlJc w:val="left"/>
    </w:lvl>
    <w:lvl w:ilvl="8" w:tplc="AFB8CE2C">
      <w:numFmt w:val="decimal"/>
      <w:lvlText w:val=""/>
      <w:lvlJc w:val="left"/>
    </w:lvl>
  </w:abstractNum>
  <w:abstractNum w:abstractNumId="1" w15:restartNumberingAfterBreak="0">
    <w:nsid w:val="2051061A"/>
    <w:multiLevelType w:val="hybridMultilevel"/>
    <w:tmpl w:val="6E74BC28"/>
    <w:lvl w:ilvl="0" w:tplc="CBD8966C">
      <w:start w:val="1"/>
      <w:numFmt w:val="bullet"/>
      <w:lvlText w:val="•"/>
      <w:lvlJc w:val="left"/>
      <w:pPr>
        <w:ind w:left="460" w:hanging="260"/>
      </w:pPr>
    </w:lvl>
    <w:lvl w:ilvl="1" w:tplc="1932EA94">
      <w:numFmt w:val="decimal"/>
      <w:lvlText w:val=""/>
      <w:lvlJc w:val="left"/>
    </w:lvl>
    <w:lvl w:ilvl="2" w:tplc="CD8E7DCC">
      <w:numFmt w:val="decimal"/>
      <w:lvlText w:val=""/>
      <w:lvlJc w:val="left"/>
    </w:lvl>
    <w:lvl w:ilvl="3" w:tplc="9DAC7D40">
      <w:numFmt w:val="decimal"/>
      <w:lvlText w:val=""/>
      <w:lvlJc w:val="left"/>
    </w:lvl>
    <w:lvl w:ilvl="4" w:tplc="9A4E155A">
      <w:numFmt w:val="decimal"/>
      <w:lvlText w:val=""/>
      <w:lvlJc w:val="left"/>
    </w:lvl>
    <w:lvl w:ilvl="5" w:tplc="9F3C7022">
      <w:numFmt w:val="decimal"/>
      <w:lvlText w:val=""/>
      <w:lvlJc w:val="left"/>
    </w:lvl>
    <w:lvl w:ilvl="6" w:tplc="28A23840">
      <w:numFmt w:val="decimal"/>
      <w:lvlText w:val=""/>
      <w:lvlJc w:val="left"/>
    </w:lvl>
    <w:lvl w:ilvl="7" w:tplc="46BC0824">
      <w:numFmt w:val="decimal"/>
      <w:lvlText w:val=""/>
      <w:lvlJc w:val="left"/>
    </w:lvl>
    <w:lvl w:ilvl="8" w:tplc="ADD2E1AE">
      <w:numFmt w:val="decimal"/>
      <w:lvlText w:val=""/>
      <w:lvlJc w:val="left"/>
    </w:lvl>
  </w:abstractNum>
  <w:abstractNum w:abstractNumId="2" w15:restartNumberingAfterBreak="0">
    <w:nsid w:val="247D0D3A"/>
    <w:multiLevelType w:val="hybridMultilevel"/>
    <w:tmpl w:val="32C8AC92"/>
    <w:lvl w:ilvl="0" w:tplc="D9285AF4">
      <w:start w:val="1"/>
      <w:numFmt w:val="decimal"/>
      <w:lvlText w:val="%1."/>
      <w:lvlJc w:val="left"/>
      <w:pPr>
        <w:ind w:left="460" w:hanging="320"/>
      </w:pPr>
    </w:lvl>
    <w:lvl w:ilvl="1" w:tplc="A20C2CEA">
      <w:numFmt w:val="decimal"/>
      <w:lvlText w:val=""/>
      <w:lvlJc w:val="left"/>
    </w:lvl>
    <w:lvl w:ilvl="2" w:tplc="53A8EF12">
      <w:numFmt w:val="decimal"/>
      <w:lvlText w:val=""/>
      <w:lvlJc w:val="left"/>
    </w:lvl>
    <w:lvl w:ilvl="3" w:tplc="167ABC78">
      <w:numFmt w:val="decimal"/>
      <w:lvlText w:val=""/>
      <w:lvlJc w:val="left"/>
    </w:lvl>
    <w:lvl w:ilvl="4" w:tplc="DF7C3DA4">
      <w:numFmt w:val="decimal"/>
      <w:lvlText w:val=""/>
      <w:lvlJc w:val="left"/>
    </w:lvl>
    <w:lvl w:ilvl="5" w:tplc="4E76574C">
      <w:numFmt w:val="decimal"/>
      <w:lvlText w:val=""/>
      <w:lvlJc w:val="left"/>
    </w:lvl>
    <w:lvl w:ilvl="6" w:tplc="80165530">
      <w:numFmt w:val="decimal"/>
      <w:lvlText w:val=""/>
      <w:lvlJc w:val="left"/>
    </w:lvl>
    <w:lvl w:ilvl="7" w:tplc="9C36669A">
      <w:numFmt w:val="decimal"/>
      <w:lvlText w:val=""/>
      <w:lvlJc w:val="left"/>
    </w:lvl>
    <w:lvl w:ilvl="8" w:tplc="B8368F6A">
      <w:numFmt w:val="decimal"/>
      <w:lvlText w:val=""/>
      <w:lvlJc w:val="left"/>
    </w:lvl>
  </w:abstractNum>
  <w:abstractNum w:abstractNumId="3" w15:restartNumberingAfterBreak="0">
    <w:nsid w:val="2FEF20FD"/>
    <w:multiLevelType w:val="hybridMultilevel"/>
    <w:tmpl w:val="8D26592C"/>
    <w:lvl w:ilvl="0" w:tplc="4BEE4BBA">
      <w:start w:val="1"/>
      <w:numFmt w:val="decimal"/>
      <w:lvlText w:val="%1."/>
      <w:lvlJc w:val="left"/>
      <w:pPr>
        <w:ind w:left="460" w:hanging="320"/>
      </w:pPr>
    </w:lvl>
    <w:lvl w:ilvl="1" w:tplc="B3DA686C">
      <w:numFmt w:val="decimal"/>
      <w:lvlText w:val=""/>
      <w:lvlJc w:val="left"/>
    </w:lvl>
    <w:lvl w:ilvl="2" w:tplc="6B10C008">
      <w:numFmt w:val="decimal"/>
      <w:lvlText w:val=""/>
      <w:lvlJc w:val="left"/>
    </w:lvl>
    <w:lvl w:ilvl="3" w:tplc="A34ABC18">
      <w:numFmt w:val="decimal"/>
      <w:lvlText w:val=""/>
      <w:lvlJc w:val="left"/>
    </w:lvl>
    <w:lvl w:ilvl="4" w:tplc="89D09B16">
      <w:numFmt w:val="decimal"/>
      <w:lvlText w:val=""/>
      <w:lvlJc w:val="left"/>
    </w:lvl>
    <w:lvl w:ilvl="5" w:tplc="1666A52A">
      <w:numFmt w:val="decimal"/>
      <w:lvlText w:val=""/>
      <w:lvlJc w:val="left"/>
    </w:lvl>
    <w:lvl w:ilvl="6" w:tplc="D4CE91DA">
      <w:numFmt w:val="decimal"/>
      <w:lvlText w:val=""/>
      <w:lvlJc w:val="left"/>
    </w:lvl>
    <w:lvl w:ilvl="7" w:tplc="EE408E22">
      <w:numFmt w:val="decimal"/>
      <w:lvlText w:val=""/>
      <w:lvlJc w:val="left"/>
    </w:lvl>
    <w:lvl w:ilvl="8" w:tplc="14DEFBE0">
      <w:numFmt w:val="decimal"/>
      <w:lvlText w:val=""/>
      <w:lvlJc w:val="left"/>
    </w:lvl>
  </w:abstractNum>
  <w:abstractNum w:abstractNumId="4" w15:restartNumberingAfterBreak="0">
    <w:nsid w:val="54E34294"/>
    <w:multiLevelType w:val="hybridMultilevel"/>
    <w:tmpl w:val="C70E05B2"/>
    <w:lvl w:ilvl="0" w:tplc="C3D8B4CC">
      <w:start w:val="1"/>
      <w:numFmt w:val="decimal"/>
      <w:lvlText w:val="%1."/>
      <w:lvlJc w:val="left"/>
      <w:pPr>
        <w:ind w:left="460" w:hanging="320"/>
      </w:pPr>
    </w:lvl>
    <w:lvl w:ilvl="1" w:tplc="81EA68D2">
      <w:numFmt w:val="decimal"/>
      <w:lvlText w:val=""/>
      <w:lvlJc w:val="left"/>
    </w:lvl>
    <w:lvl w:ilvl="2" w:tplc="9E8CFD0A">
      <w:numFmt w:val="decimal"/>
      <w:lvlText w:val=""/>
      <w:lvlJc w:val="left"/>
    </w:lvl>
    <w:lvl w:ilvl="3" w:tplc="F13E792C">
      <w:numFmt w:val="decimal"/>
      <w:lvlText w:val=""/>
      <w:lvlJc w:val="left"/>
    </w:lvl>
    <w:lvl w:ilvl="4" w:tplc="1616C88A">
      <w:numFmt w:val="decimal"/>
      <w:lvlText w:val=""/>
      <w:lvlJc w:val="left"/>
    </w:lvl>
    <w:lvl w:ilvl="5" w:tplc="132AA592">
      <w:numFmt w:val="decimal"/>
      <w:lvlText w:val=""/>
      <w:lvlJc w:val="left"/>
    </w:lvl>
    <w:lvl w:ilvl="6" w:tplc="5A48E93C">
      <w:numFmt w:val="decimal"/>
      <w:lvlText w:val=""/>
      <w:lvlJc w:val="left"/>
    </w:lvl>
    <w:lvl w:ilvl="7" w:tplc="4CD63472">
      <w:numFmt w:val="decimal"/>
      <w:lvlText w:val=""/>
      <w:lvlJc w:val="left"/>
    </w:lvl>
    <w:lvl w:ilvl="8" w:tplc="7E7CF07A">
      <w:numFmt w:val="decimal"/>
      <w:lvlText w:val=""/>
      <w:lvlJc w:val="left"/>
    </w:lvl>
  </w:abstractNum>
  <w:abstractNum w:abstractNumId="5" w15:restartNumberingAfterBreak="0">
    <w:nsid w:val="752C5D1B"/>
    <w:multiLevelType w:val="hybridMultilevel"/>
    <w:tmpl w:val="2ED87812"/>
    <w:lvl w:ilvl="0" w:tplc="B7023C96">
      <w:start w:val="1"/>
      <w:numFmt w:val="bullet"/>
      <w:lvlText w:val="●"/>
      <w:lvlJc w:val="left"/>
      <w:pPr>
        <w:ind w:left="720" w:hanging="360"/>
      </w:pPr>
    </w:lvl>
    <w:lvl w:ilvl="1" w:tplc="B61A74E8">
      <w:start w:val="1"/>
      <w:numFmt w:val="bullet"/>
      <w:lvlText w:val="○"/>
      <w:lvlJc w:val="left"/>
      <w:pPr>
        <w:ind w:left="1440" w:hanging="360"/>
      </w:pPr>
    </w:lvl>
    <w:lvl w:ilvl="2" w:tplc="56148FF2">
      <w:start w:val="1"/>
      <w:numFmt w:val="bullet"/>
      <w:lvlText w:val="■"/>
      <w:lvlJc w:val="left"/>
      <w:pPr>
        <w:ind w:left="2160" w:hanging="360"/>
      </w:pPr>
    </w:lvl>
    <w:lvl w:ilvl="3" w:tplc="9AFE72E2">
      <w:start w:val="1"/>
      <w:numFmt w:val="bullet"/>
      <w:lvlText w:val="●"/>
      <w:lvlJc w:val="left"/>
      <w:pPr>
        <w:ind w:left="2880" w:hanging="360"/>
      </w:pPr>
    </w:lvl>
    <w:lvl w:ilvl="4" w:tplc="BCAA3D5C">
      <w:start w:val="1"/>
      <w:numFmt w:val="bullet"/>
      <w:lvlText w:val="○"/>
      <w:lvlJc w:val="left"/>
      <w:pPr>
        <w:ind w:left="3600" w:hanging="360"/>
      </w:pPr>
    </w:lvl>
    <w:lvl w:ilvl="5" w:tplc="533CBD44">
      <w:start w:val="1"/>
      <w:numFmt w:val="bullet"/>
      <w:lvlText w:val="■"/>
      <w:lvlJc w:val="left"/>
      <w:pPr>
        <w:ind w:left="4320" w:hanging="360"/>
      </w:pPr>
    </w:lvl>
    <w:lvl w:ilvl="6" w:tplc="5396341C">
      <w:start w:val="1"/>
      <w:numFmt w:val="bullet"/>
      <w:lvlText w:val="●"/>
      <w:lvlJc w:val="left"/>
      <w:pPr>
        <w:ind w:left="5040" w:hanging="360"/>
      </w:pPr>
    </w:lvl>
    <w:lvl w:ilvl="7" w:tplc="9C88B26C">
      <w:start w:val="1"/>
      <w:numFmt w:val="bullet"/>
      <w:lvlText w:val="●"/>
      <w:lvlJc w:val="left"/>
      <w:pPr>
        <w:ind w:left="5760" w:hanging="360"/>
      </w:pPr>
    </w:lvl>
    <w:lvl w:ilvl="8" w:tplc="5996348C">
      <w:start w:val="1"/>
      <w:numFmt w:val="bullet"/>
      <w:lvlText w:val="●"/>
      <w:lvlJc w:val="left"/>
      <w:pPr>
        <w:ind w:left="6480" w:hanging="360"/>
      </w:pPr>
    </w:lvl>
  </w:abstractNum>
  <w:num w:numId="1" w16cid:durableId="1416247403">
    <w:abstractNumId w:val="5"/>
    <w:lvlOverride w:ilvl="0">
      <w:startOverride w:val="1"/>
    </w:lvlOverride>
  </w:num>
  <w:num w:numId="2" w16cid:durableId="130051872">
    <w:abstractNumId w:val="1"/>
    <w:lvlOverride w:ilvl="0">
      <w:startOverride w:val="1"/>
    </w:lvlOverride>
  </w:num>
  <w:num w:numId="3" w16cid:durableId="417168449">
    <w:abstractNumId w:val="2"/>
    <w:lvlOverride w:ilvl="0">
      <w:startOverride w:val="1"/>
    </w:lvlOverride>
  </w:num>
  <w:num w:numId="4" w16cid:durableId="678775214">
    <w:abstractNumId w:val="4"/>
    <w:lvlOverride w:ilvl="0">
      <w:startOverride w:val="1"/>
    </w:lvlOverride>
  </w:num>
  <w:num w:numId="5" w16cid:durableId="99438049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nwell, Tasha">
    <w15:presenceInfo w15:providerId="AD" w15:userId="S::penwellt@ohio.edu::e98fc8b5-7223-4597-96bc-bc0e4c74e0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07"/>
    <w:rsid w:val="00357B3C"/>
    <w:rsid w:val="005E4D4A"/>
    <w:rsid w:val="00660881"/>
    <w:rsid w:val="00994B08"/>
    <w:rsid w:val="00A81BD9"/>
    <w:rsid w:val="00DB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DF79F"/>
  <w15:docId w15:val="{AA93458C-BA03-FA49-8CEE-1653D2AA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8A001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222222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A81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Penwell, Tasha</cp:lastModifiedBy>
  <cp:revision>3</cp:revision>
  <dcterms:created xsi:type="dcterms:W3CDTF">2026-06-08T17:24:00Z</dcterms:created>
  <dcterms:modified xsi:type="dcterms:W3CDTF">2026-06-08T17:30:00Z</dcterms:modified>
</cp:coreProperties>
</file>